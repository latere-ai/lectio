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Field station report</w:t>
      </w:r>
    </w:p>
    <w:p>
      <w:pPr>
        <w:pStyle w:val="Heading1"/>
      </w:pPr>
      <w:r>
        <w:t xml:space="preserve">Summary</w:t>
      </w:r>
    </w:p>
    <w:p>
      <w:r>
        <w:t xml:space="preserve">The station logged rain on 14 days. See </w:t>
      </w:r>
      <w:hyperlink r:id="rId5">
        <w:r>
          <w:rPr>
            <w:rStyle w:val="Hyperlink"/>
          </w:rPr>
          <w:t>the method notes</w:t>
        </w:r>
      </w:hyperlink>
      <w:r>
        <w:t xml:space="preserve"> for how the gauges were read.</w:t>
      </w:r>
      <w:r>
        <w:rPr>
          <w:rStyle w:val="FootnoteReference"/>
        </w:rPr>
        <w:footnoteReference w:id="2"/>
      </w:r>
    </w:p>
    <w:p>
      <w:r>
        <w:t>Station:</w:t>
        <w:tab/>
        <w:t>Ridge North</w:t>
        <w:br/>
        <w:t>Period:</w:t>
        <w:tab/>
        <w:t>March</w:t>
      </w:r>
    </w:p>
    <w:p>
      <w:pPr>
        <w:pStyle w:val="ListParagraph"/>
        <w:numPr>
          <w:ilvl w:val="0"/>
          <w:numId w:val="1"/>
        </w:numPr>
      </w:pPr>
      <w:r>
        <w:t xml:space="preserve">Empty the gauge at 08:00.</w:t>
      </w:r>
    </w:p>
    <w:p>
      <w:pPr>
        <w:pStyle w:val="ListParagraph"/>
        <w:numPr>
          <w:ilvl w:val="0"/>
          <w:numId w:val="1"/>
        </w:numPr>
      </w:pPr>
      <w:r>
        <w:t xml:space="preserve">Record the level to the millimeter.</w:t>
      </w:r>
    </w:p>
    <w:p>
      <w:pPr>
        <w:pStyle w:val="ListParagraph"/>
        <w:numPr>
          <w:ilvl w:val="0"/>
          <w:numId w:val="1"/>
        </w:numPr>
      </w:pPr>
      <w:r>
        <w:t xml:space="preserve">Reset the float.</w:t>
      </w:r>
    </w:p>
    <w:p>
      <w:pPr>
        <w:pStyle w:val="Heading2"/>
      </w:pPr>
      <w:r>
        <w:t xml:space="preserve">Readings</w:t>
      </w:r>
    </w:p>
    <w:tbl>
      <w:tblPr>
        <w:tblStyle w:val="TableGrid"/>
        <w:tblW w:w="0" w:type="auto"/>
      </w:tblPr>
      <w:tblGrid>
        <w:gridCol w:w="2200"/>
        <w:gridCol w:w="2200"/>
        <w:gridCol w:w="2200"/>
        <w:gridCol w:w="2200"/>
      </w:tblGrid>
      <w:tr>
        <w:trPr>
          <w:tblHeader/>
        </w:trPr>
        <w:tc>
          <w:tcPr>
            <w:tcW w:w="2200" w:type="dxa"/>
          </w:tcPr>
          <w:p>
            <w:r>
              <w:t xml:space="preserve">Week</w:t>
            </w:r>
          </w:p>
        </w:tc>
        <w:tc>
          <w:tcPr>
            <w:tcW w:w="2200" w:type="dxa"/>
            <w:gridSpan w:val="2"/>
          </w:tcPr>
          <w:p>
            <w:r>
              <w:t xml:space="preserve">Rain (mm), measured and corrected</w:t>
            </w:r>
          </w:p>
        </w:tc>
        <w:tc>
          <w:tcPr>
            <w:tcW w:w="2200" w:type="dxa"/>
          </w:tcPr>
          <w:p>
            <w:r>
              <w:t xml:space="preserve">Observer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12.5</w:t>
            </w:r>
          </w:p>
        </w:tc>
        <w:tc>
          <w:tcPr>
            <w:tcW w:w="2200" w:type="dxa"/>
          </w:tcPr>
          <w:p>
            <w:r>
              <w:t xml:space="preserve">12.9</w:t>
            </w:r>
          </w:p>
        </w:tc>
        <w:tc>
          <w:tcPr>
            <w:tcW w:w="2200" w:type="dxa"/>
            <w:vMerge w:val="restart"/>
          </w:tcPr>
          <w:p>
            <w:r>
              <w:t xml:space="preserve">Team A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0.0</w:t>
            </w:r>
          </w:p>
        </w:tc>
        <w:tc>
          <w:tcPr>
            <w:tcW w:w="2200" w:type="dxa"/>
          </w:tcPr>
          <w:p>
            <w:r>
              <w:t xml:space="preserve">0.0</w:t>
            </w:r>
          </w:p>
        </w:tc>
        <w:tc>
          <w:tcPr>
            <w:tcW w:w="2200" w:type="dxa"/>
            <w:vMerge/>
          </w:tcPr>
          <w:p/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31.2</w:t>
            </w:r>
          </w:p>
        </w:tc>
        <w:tc>
          <w:tcPr>
            <w:tcW w:w="2200" w:type="dxa"/>
          </w:tcPr>
          <w:p>
            <w:r>
              <w:t xml:space="preserve">30.8</w:t>
            </w:r>
          </w:p>
        </w:tc>
        <w:tc>
          <w:tcPr>
            <w:tcW w:w="2200" w:type="dxa"/>
          </w:tcPr>
          <w:p>
            <w:r>
              <w:t xml:space="preserve">Team B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762000" cy="762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u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1. The gauge at Ridge North.</w:t>
      </w:r>
    </w:p>
    <w:p>
      <w:r>
        <w:t xml:space="preserve">The float was replaced in </w:t>
      </w:r>
      <w:del w:id="10" w:author="Reviewer" w:date="2026-03-20T09:00:00Z">
        <w:r>
          <w:delText>February</w:delText>
        </w:r>
      </w:del>
      <w:ins w:id="11" w:author="Reviewer" w:date="2026-03-20T09:00:00Z">
        <w:r>
          <w:t>March</w:t>
        </w:r>
      </w:ins>
      <w:r>
        <w:t xml:space="preserve">.</w:t>
      </w:r>
    </w:p>
    <w:p>
      <w:pPr>
        <w:pStyle w:val="Annex"/>
      </w:pPr>
      <w:r>
        <w:t xml:space="preserve">Notes</w:t>
      </w:r>
    </w:p>
    <w:p>
      <w:r>
        <w:t xml:space="preserve">Readings are provisional.</w:t>
      </w:r>
    </w:p>
    <w:sect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Gauges were read at 08:00 local time.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Title">
    <w:name w:val="Title"/>
    <w:basedOn w:val="Normal"/>
    <w:rPr>
      <w:sz w:val="56"/>
    </w:rPr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outlineLvl w:val="1"/>
    </w:pPr>
    <w:rPr>
      <w:b/>
      <w:sz w:val="26"/>
    </w:rPr>
  </w:style>
  <w:style w:type="paragraph" w:styleId="Annex">
    <w:name w:val="Annex"/>
    <w:basedOn w:val="Normal"/>
    <w:pPr>
      <w:keepNext/>
      <w:outlineLvl w:val="1"/>
    </w:pPr>
    <w:rPr>
      <w:b/>
    </w:rPr>
  </w:style>
  <w:style w:type="paragraph" w:styleId="Caption">
    <w:name w:val="caption"/>
    <w:basedOn w:val="Normal"/>
    <w:rPr>
      <w:i/>
    </w:rPr>
  </w:style>
  <w:style w:type="paragraph" w:styleId="ListParagraph">
    <w:name w:val="List Paragraph"/>
    <w:basedOn w:val="Normal"/>
    <w:pPr>
      <w:ind w:left="720"/>
    </w:pPr>
  </w:style>
  <w:style w:type="paragraph" w:styleId="FootnoteText">
    <w:name w:val="footnote text"/>
    <w:basedOn w:val="Normal"/>
    <w:rPr>
      <w:sz w:val="20"/>
    </w:rPr>
  </w:style>
  <w:style w:type="character" w:styleId="Hyperlink">
    <w:name w:val="Hyperlink"/>
    <w:rPr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image" Target="media/gauge.png"/><Relationship Id="rId5" Type="http://schemas.openxmlformats.org/officeDocument/2006/relationships/hyperlink" Target="https://example.org/method" TargetMode="External"/></Relationships>
</file>