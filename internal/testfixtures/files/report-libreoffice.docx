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left"/>
        <w:rPr/>
      </w:pPr>
      <w:r>
        <w:rPr/>
        <w:t>Field station report</w:t>
      </w:r>
    </w:p>
    <w:p>
      <w:pPr>
        <w:pStyle w:val="Heading1"/>
        <w:keepNext w:val="true"/>
        <w:bidi w:val="0"/>
        <w:jc w:val="left"/>
        <w:rPr/>
      </w:pPr>
      <w:r>
        <w:rPr/>
        <w:t>Summary</w:t>
      </w:r>
    </w:p>
    <w:p>
      <w:pPr>
        <w:pStyle w:val="Normal"/>
        <w:bidi w:val="0"/>
        <w:jc w:val="left"/>
        <w:rPr/>
      </w:pPr>
      <w:r>
        <w:rPr/>
        <w:t xml:space="preserve">The station logged rain on 14 days. See </w:t>
      </w:r>
      <w:hyperlink r:id="rId2">
        <w:r>
          <w:rPr>
            <w:rStyle w:val="Hyperlink"/>
          </w:rPr>
          <w:t>the method notes</w:t>
        </w:r>
      </w:hyperlink>
      <w:r>
        <w:rPr/>
        <w:t xml:space="preserve"> for how the gauges were read.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left"/>
        <w:rPr/>
      </w:pPr>
      <w:r>
        <w:rPr/>
        <w:t>Station:</w:t>
        <w:tab/>
        <w:t>Ridge North</w:t>
        <w:br/>
        <w:t>Period:</w:t>
        <w:tab/>
        <w:t>March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Empty the gauge at 08:00.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Record the level to the millimeter.</w:t>
      </w:r>
    </w:p>
    <w:p>
      <w:pPr>
        <w:pStyle w:val="ListParagraph"/>
        <w:numPr>
          <w:ilvl w:val="0"/>
          <w:numId w:val="1"/>
        </w:numPr>
        <w:bidi w:val="0"/>
        <w:jc w:val="left"/>
        <w:rPr/>
      </w:pPr>
      <w:r>
        <w:rPr/>
        <w:t>Reset the float.</w:t>
      </w:r>
    </w:p>
    <w:p>
      <w:pPr>
        <w:pStyle w:val="Heading2"/>
        <w:keepNext w:val="true"/>
        <w:bidi w:val="0"/>
        <w:jc w:val="left"/>
        <w:rPr/>
      </w:pPr>
      <w:r>
        <w:rPr/>
        <w:t>Readings</w:t>
      </w:r>
    </w:p>
    <w:tbl>
      <w:tblPr>
        <w:tblStyle w:val="TableGrid"/>
        <w:tblW w:w="88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2200"/>
        <w:gridCol w:w="2199"/>
      </w:tblGrid>
      <w:tr>
        <w:trPr>
          <w:tblHeader w:val="true"/>
        </w:trPr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Week</w:t>
            </w:r>
          </w:p>
        </w:tc>
        <w:tc>
          <w:tcPr>
            <w:tcW w:w="440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Rain (mm), measured and corrected</w:t>
            </w:r>
          </w:p>
        </w:tc>
        <w:tc>
          <w:tcPr>
            <w:tcW w:w="21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Observer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12.5</w:t>
            </w:r>
          </w:p>
        </w:tc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12.9</w:t>
            </w:r>
          </w:p>
        </w:tc>
        <w:tc>
          <w:tcPr>
            <w:tcW w:w="2199" w:type="dxa"/>
            <w:vMerge w:val="restart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Team A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0.0</w:t>
            </w:r>
          </w:p>
        </w:tc>
        <w:tc>
          <w:tcPr>
            <w:tcW w:w="2199" w:type="dxa"/>
            <w:vMerge w:val="continue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31.2</w:t>
            </w:r>
          </w:p>
        </w:tc>
        <w:tc>
          <w:tcPr>
            <w:tcW w:w="22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30.8</w:t>
            </w:r>
          </w:p>
        </w:tc>
        <w:tc>
          <w:tcPr>
            <w:tcW w:w="21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Team B</w:t>
            </w:r>
          </w:p>
        </w:tc>
      </w:tr>
    </w:tbl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762000" cy="762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jc w:val="left"/>
        <w:rPr/>
      </w:pPr>
      <w:r>
        <w:rPr/>
        <w:t>Figure 1. The gauge at Ridge North.</w:t>
      </w:r>
    </w:p>
    <w:p>
      <w:pPr>
        <w:pStyle w:val="Normal"/>
        <w:bidi w:val="0"/>
        <w:jc w:val="left"/>
        <w:rPr/>
      </w:pPr>
      <w:r>
        <w:rPr/>
        <w:t xml:space="preserve">The float was replaced in </w:t>
      </w:r>
      <w:del w:id="0" w:author="Reviewer" w:date="2026-03-20T09:00:00Z">
        <w:r>
          <w:rPr/>
          <w:delText>February</w:delText>
        </w:r>
      </w:del>
      <w:ins w:id="1" w:author="Reviewer" w:date="2026-03-20T09:00:00Z">
        <w:r>
          <w:rPr/>
          <w:t>March</w:t>
        </w:r>
      </w:ins>
      <w:r>
        <w:rPr/>
        <w:t>.</w:t>
      </w:r>
    </w:p>
    <w:p>
      <w:pPr>
        <w:pStyle w:val="Annex"/>
        <w:keepNext w:val="true"/>
        <w:bidi w:val="0"/>
        <w:jc w:val="left"/>
        <w:rPr/>
      </w:pPr>
      <w:r>
        <w:rPr/>
        <w:t>Notes</w:t>
      </w:r>
    </w:p>
    <w:p>
      <w:pPr>
        <w:pStyle w:val="Normal"/>
        <w:bidi w:val="0"/>
        <w:jc w:val="left"/>
        <w:rPr/>
      </w:pPr>
      <w:r>
        <w:rPr/>
        <w:t>Readings are provisional.</w:t>
      </w:r>
    </w:p>
    <w:sectPr>
      <w:footnotePr>
        <w:numFmt w:val="decimal"/>
      </w:footnote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bidi w:val="0"/>
        <w:jc w:val="lef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Gauges were read at 08:00 local time.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DejaVu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Calibri" w:hAnsi="Calibri" w:eastAsia="Noto Serif CJK SC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qFormat/>
    <w:pPr>
      <w:keepNext w:val="true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 w:val="true"/>
      <w:outlineLvl w:val="1"/>
    </w:pPr>
    <w:rPr>
      <w:b/>
      <w:sz w:val="26"/>
    </w:rPr>
  </w:style>
  <w:style w:type="character" w:styleId="Hyperlink">
    <w:name w:val="Hyperlink"/>
    <w:rPr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itle">
    <w:name w:val="Title"/>
    <w:basedOn w:val="Normal"/>
    <w:qFormat/>
    <w:pPr/>
    <w:rPr>
      <w:sz w:val="56"/>
    </w:rPr>
  </w:style>
  <w:style w:type="paragraph" w:styleId="Annex">
    <w:name w:val="Annex"/>
    <w:basedOn w:val="Normal"/>
    <w:qFormat/>
    <w:pPr>
      <w:keepNext w:val="true"/>
      <w:outlineLvl w:val="1"/>
    </w:pPr>
    <w:rPr>
      <w:b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FootnoteText">
    <w:name w:val="footnote text"/>
    <w:basedOn w:val="Normal"/>
    <w:pPr/>
    <w:rPr>
      <w:sz w:val="20"/>
    </w:rPr>
  </w:style>
  <w:style w:type="table" w:styleId="TableGrid">
    <w:name w:val="Table Gri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method" TargetMode="External"/><Relationship Id="rId3" Type="http://schemas.openxmlformats.org/officeDocument/2006/relationships/image" Target="media/image1.png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